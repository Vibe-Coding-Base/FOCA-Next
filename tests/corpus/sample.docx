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jpeg" ContentType="image/jpeg"/>
  <Default Extension="psmdcp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package/services/metadata/core-properties/ce83fb4440034a49808e0099d4872a76.psmdcp" Id="R4271cd37714b4ec8" /></Relationships>
</file>

<file path=word/document.xml><?xml version="1.0" encoding="utf-8"?>
<w:document xmlns:w="http://schemas.openxmlformats.org/wordprocessingml/2006/main">
  <w:body>
    <w:p>
      <w:ins w:id="1" w:author="dave.reviewer">
        <w:r>
          <w:t>added</w:t>
        </w:r>
      </w:ins>
    </w:p>
    <w:p>
      <w:del w:id="2" w:author="dave.reviewer">
        <w:r>
          <w:delText>removed</w:delText>
        </w:r>
      </w:del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intranet.acme.local/share/plan.docx" TargetMode="External" Id="R6ac2cecc98f348f7" /><Relationship Type="http://schemas.openxmlformats.org/officeDocument/2006/relationships/hyperlink" Target="file:///\\fileserver01\docs\budget.xlsx" TargetMode="External" Id="Rc5e2a6b80fea4a25" /></Relationships>
</file>

<file path=docProps/app.xml><?xml version="1.0" encoding="utf-8"?>
<Properties xmlns="http://schemas.openxmlformats.org/officeDocument/2006/extended-properties">
  <Template>Normal.dotm</Template>
  <TotalTime>42</TotalTime>
  <Application>Microsoft Office Word</Application>
  <AppVersion>16.0000</AppVersion>
  <Company>ACME Corp</Company>
  <Manager>carol.manager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Report</dc:title>
  <dc:creator>alice.author</dc:creator>
  <cp:lastModifiedBy>bob.editor</cp:lastModifiedBy>
  <cp:revision>7</cp:revision>
  <dcterms:created xsi:type="dcterms:W3CDTF">2020-01-02T03:04:05Z</dcterms:created>
  <dcterms:modified xsi:type="dcterms:W3CDTF">2021-06-07T08:09:10Z</dcterms:modified>
</cp:coreProperties>
</file>